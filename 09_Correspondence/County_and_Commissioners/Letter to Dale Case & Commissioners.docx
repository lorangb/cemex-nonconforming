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Dear Mr. Case and Commissioners,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you know, the Town of Lyons recommends denial of</w:t>
      </w:r>
      <w:sdt>
        <w:sdtPr>
          <w:tag w:val="goog_rdk_0"/>
        </w:sdtPr>
        <w:sdtContent>
          <w:del w:author="Bart Lorang" w:id="0" w:date="2022-09-12T23:51:03Z">
            <w:r w:rsidDel="00000000" w:rsidR="00000000" w:rsidRPr="00000000">
              <w:rPr>
                <w:rtl w:val="0"/>
              </w:rPr>
              <w:delText xml:space="preserve"> the</w:delText>
            </w:r>
          </w:del>
        </w:sdtContent>
      </w:sdt>
      <w:r w:rsidDel="00000000" w:rsidR="00000000" w:rsidRPr="00000000">
        <w:rPr>
          <w:rtl w:val="0"/>
        </w:rPr>
        <w:t xml:space="preserve"> </w:t>
      </w:r>
      <w:sdt>
        <w:sdtPr>
          <w:tag w:val="goog_rdk_1"/>
        </w:sdtPr>
        <w:sdtContent>
          <w:ins w:author="Bart Lorang" w:id="1" w:date="2022-09-12T23:50:12Z">
            <w:r w:rsidDel="00000000" w:rsidR="00000000" w:rsidRPr="00000000">
              <w:rPr>
                <w:rtl w:val="0"/>
              </w:rPr>
              <w:t xml:space="preserve">SU-22-0003, </w:t>
            </w:r>
          </w:ins>
        </w:sdtContent>
      </w:sdt>
      <w:r w:rsidDel="00000000" w:rsidR="00000000" w:rsidRPr="00000000">
        <w:rPr>
          <w:rtl w:val="0"/>
        </w:rPr>
        <w:t xml:space="preserve">CEMEX</w:t>
      </w:r>
      <w:sdt>
        <w:sdtPr>
          <w:tag w:val="goog_rdk_2"/>
        </w:sdtPr>
        <w:sdtContent>
          <w:ins w:author="Bart Lorang" w:id="2" w:date="2022-09-12T23:50:37Z">
            <w:r w:rsidDel="00000000" w:rsidR="00000000" w:rsidRPr="00000000">
              <w:rPr>
                <w:rtl w:val="0"/>
              </w:rPr>
              <w:t xml:space="preserve">’s application for a new Special Use Permit to mine Dowe Flats for an additional 15 years. </w:t>
            </w:r>
            <w:sdt>
              <w:sdtPr>
                <w:tag w:val="goog_rdk_3"/>
              </w:sdtPr>
              <w:sdtContent>
                <w:del w:author="Bart Lorang" w:id="2" w:date="2022-09-12T23:50:37Z">
                  <w:r w:rsidDel="00000000" w:rsidR="00000000" w:rsidRPr="00000000">
                    <w:rPr>
                      <w:rtl w:val="0"/>
                    </w:rPr>
                    <w:delText xml:space="preserve"> M</w:delText>
                  </w:r>
                </w:del>
              </w:sdtContent>
            </w:sdt>
          </w:ins>
        </w:sdtContent>
      </w:sdt>
      <w:sdt>
        <w:sdtPr>
          <w:tag w:val="goog_rdk_4"/>
        </w:sdtPr>
        <w:sdtContent>
          <w:del w:author="Bart Lorang" w:id="2" w:date="2022-09-12T23:50:37Z">
            <w:r w:rsidDel="00000000" w:rsidR="00000000" w:rsidRPr="00000000">
              <w:rPr>
                <w:rtl w:val="0"/>
              </w:rPr>
              <w:delText xml:space="preserve"> Dowe Flats </w:delText>
            </w:r>
          </w:del>
        </w:sdtContent>
      </w:sdt>
      <w:sdt>
        <w:sdtPr>
          <w:tag w:val="goog_rdk_5"/>
        </w:sdtPr>
        <w:sdtContent>
          <w:ins w:author="Bart Lorang" w:id="3" w:date="2022-09-12T23:50:45Z">
            <w:sdt>
              <w:sdtPr>
                <w:tag w:val="goog_rdk_6"/>
              </w:sdtPr>
              <w:sdtContent>
                <w:del w:author="Bart Lorang" w:id="2" w:date="2022-09-12T23:50:37Z">
                  <w:r w:rsidDel="00000000" w:rsidR="00000000" w:rsidRPr="00000000">
                    <w:rPr>
                      <w:rtl w:val="0"/>
                    </w:rPr>
                    <w:delText xml:space="preserve">P</w:delText>
                  </w:r>
                </w:del>
              </w:sdtContent>
            </w:sdt>
          </w:ins>
        </w:sdtContent>
      </w:sdt>
      <w:sdt>
        <w:sdtPr>
          <w:tag w:val="goog_rdk_7"/>
        </w:sdtPr>
        <w:sdtContent>
          <w:del w:author="Bart Lorang" w:id="2" w:date="2022-09-12T23:50:37Z">
            <w:r w:rsidDel="00000000" w:rsidR="00000000" w:rsidRPr="00000000">
              <w:rPr>
                <w:rtl w:val="0"/>
              </w:rPr>
              <w:delText xml:space="preserve">p</w:delText>
            </w:r>
            <w:r w:rsidDel="00000000" w:rsidR="00000000" w:rsidRPr="00000000">
              <w:rPr>
                <w:rtl w:val="0"/>
              </w:rPr>
              <w:delText xml:space="preserve">ermit</w:delText>
            </w:r>
          </w:del>
        </w:sdtContent>
      </w:sdt>
      <w:sdt>
        <w:sdtPr>
          <w:tag w:val="goog_rdk_8"/>
        </w:sdtPr>
        <w:sdtContent>
          <w:ins w:author="Bart Lorang" w:id="4" w:date="2022-09-12T23:50:54Z">
            <w:sdt>
              <w:sdtPr>
                <w:tag w:val="goog_rdk_9"/>
              </w:sdtPr>
              <w:sdtContent>
                <w:del w:author="Bart Lorang" w:id="2" w:date="2022-09-12T23:50:37Z">
                  <w:r w:rsidDel="00000000" w:rsidR="00000000" w:rsidRPr="00000000">
                    <w:rPr>
                      <w:rtl w:val="0"/>
                    </w:rPr>
                    <w:delText xml:space="preserve"> </w:delText>
                  </w:r>
                  <w:r w:rsidDel="00000000" w:rsidR="00000000" w:rsidRPr="00000000">
                    <w:rPr>
                      <w:rtl w:val="0"/>
                    </w:rPr>
                    <w:delText xml:space="preserve">m</w:delText>
                  </w:r>
                </w:del>
              </w:sdtContent>
            </w:sdt>
          </w:ins>
        </w:sdtContent>
      </w:sdt>
      <w:sdt>
        <w:sdtPr>
          <w:tag w:val="goog_rdk_10"/>
        </w:sdtPr>
        <w:sdtContent>
          <w:del w:author="Bart Lorang" w:id="2" w:date="2022-09-12T23:50:37Z">
            <w:r w:rsidDel="00000000" w:rsidR="00000000" w:rsidRPr="00000000">
              <w:rPr>
                <w:rtl w:val="0"/>
              </w:rPr>
              <w:delText xml:space="preserve"> extension</w:delText>
            </w:r>
          </w:del>
        </w:sdtContent>
      </w:sdt>
      <w:r w:rsidDel="00000000" w:rsidR="00000000" w:rsidRPr="00000000">
        <w:rPr>
          <w:rtl w:val="0"/>
        </w:rPr>
        <w:t xml:space="preserve">. We are extremely concerned with planning staff’s recommendation for approval for several reasons, not the least of which is that the Town of Lyons </w:t>
      </w:r>
      <w:sdt>
        <w:sdtPr>
          <w:tag w:val="goog_rdk_11"/>
        </w:sdtPr>
        <w:sdtContent>
          <w:ins w:author="Bart Lorang" w:id="5" w:date="2022-09-12T23:53:49Z">
            <w:r w:rsidDel="00000000" w:rsidR="00000000" w:rsidRPr="00000000">
              <w:rPr>
                <w:rtl w:val="0"/>
              </w:rPr>
              <w:t xml:space="preserve">was</w:t>
            </w:r>
          </w:ins>
        </w:sdtContent>
      </w:sdt>
      <w:sdt>
        <w:sdtPr>
          <w:tag w:val="goog_rdk_12"/>
        </w:sdtPr>
        <w:sdtContent>
          <w:del w:author="Bart Lorang" w:id="5" w:date="2022-09-12T23:53:49Z">
            <w:r w:rsidDel="00000000" w:rsidR="00000000" w:rsidRPr="00000000">
              <w:rPr>
                <w:rtl w:val="0"/>
              </w:rPr>
              <w:delText xml:space="preserve">was</w:delText>
            </w:r>
          </w:del>
        </w:sdtContent>
      </w:sdt>
      <w:r w:rsidDel="00000000" w:rsidR="00000000" w:rsidRPr="00000000">
        <w:rPr>
          <w:rtl w:val="0"/>
        </w:rPr>
        <w:t xml:space="preserve"> not included in the ongoing </w:t>
      </w:r>
      <w:sdt>
        <w:sdtPr>
          <w:tag w:val="goog_rdk_13"/>
        </w:sdtPr>
        <w:sdtContent>
          <w:ins w:author="Bart Lorang" w:id="6" w:date="2022-09-12T23:51:49Z">
            <w:r w:rsidDel="00000000" w:rsidR="00000000" w:rsidRPr="00000000">
              <w:rPr>
                <w:rtl w:val="0"/>
              </w:rPr>
              <w:t xml:space="preserve">negotiations and modifications to Conditions for Approval.</w:t>
            </w:r>
            <w:sdt>
              <w:sdtPr>
                <w:tag w:val="goog_rdk_14"/>
              </w:sdtPr>
              <w:sdtContent>
                <w:del w:author="Bart Lorang" w:id="6" w:date="2022-09-12T23:51:49Z">
                  <w:r w:rsidDel="00000000" w:rsidR="00000000" w:rsidRPr="00000000">
                    <w:rPr>
                      <w:rtl w:val="0"/>
                    </w:rPr>
                    <w:delText xml:space="preserve"> and discussions </w:delText>
                  </w:r>
                </w:del>
              </w:sdtContent>
            </w:sdt>
          </w:ins>
        </w:sdtContent>
      </w:sdt>
      <w:sdt>
        <w:sdtPr>
          <w:tag w:val="goog_rdk_15"/>
        </w:sdtPr>
        <w:sdtContent>
          <w:del w:author="Bart Lorang" w:id="6" w:date="2022-09-12T23:51:49Z">
            <w:r w:rsidDel="00000000" w:rsidR="00000000" w:rsidRPr="00000000">
              <w:rPr>
                <w:rtl w:val="0"/>
              </w:rPr>
              <w:delText xml:space="preserve">negotiation</w:delText>
            </w:r>
          </w:del>
        </w:sdtContent>
      </w:sdt>
      <w:sdt>
        <w:sdtPr>
          <w:tag w:val="goog_rdk_16"/>
        </w:sdtPr>
        <w:sdtContent>
          <w:ins w:author="Bart Lorang" w:id="6" w:date="2022-09-12T23:51:49Z">
            <w:sdt>
              <w:sdtPr>
                <w:tag w:val="goog_rdk_17"/>
              </w:sdtPr>
              <w:sdtContent>
                <w:del w:author="Bart Lorang" w:id="6" w:date="2022-09-12T23:51:49Z">
                  <w:r w:rsidDel="00000000" w:rsidR="00000000" w:rsidRPr="00000000">
                    <w:rPr>
                      <w:rtl w:val="0"/>
                    </w:rPr>
                    <w:delText xml:space="preserve">s between CEMEX,  BCPOS and Planning &amp; Permitting</w:delText>
                  </w:r>
                </w:del>
              </w:sdtContent>
            </w:sdt>
          </w:ins>
        </w:sdtContent>
      </w:sdt>
      <w:sdt>
        <w:sdtPr>
          <w:tag w:val="goog_rdk_18"/>
        </w:sdtPr>
        <w:sdtContent>
          <w:del w:author="Bart Lorang" w:id="6" w:date="2022-09-12T23:51:49Z">
            <w:r w:rsidDel="00000000" w:rsidR="00000000" w:rsidRPr="00000000">
              <w:rPr>
                <w:rtl w:val="0"/>
              </w:rPr>
              <w:delText xml:space="preserve">s</w:delText>
            </w:r>
          </w:del>
        </w:sdtContent>
      </w:sdt>
      <w:r w:rsidDel="00000000" w:rsidR="00000000" w:rsidRPr="00000000">
        <w:rPr>
          <w:rtl w:val="0"/>
        </w:rPr>
        <w:t xml:space="preserve">. Our Primary Planning Area property will absolutely be impacted by any decision made regarding SU-22-0</w:t>
      </w:r>
      <w:sdt>
        <w:sdtPr>
          <w:tag w:val="goog_rdk_19"/>
        </w:sdtPr>
        <w:sdtContent>
          <w:ins w:author="Bart Lorang" w:id="7" w:date="2022-09-12T23:52:39Z">
            <w:r w:rsidDel="00000000" w:rsidR="00000000" w:rsidRPr="00000000">
              <w:rPr>
                <w:rtl w:val="0"/>
              </w:rPr>
              <w:t xml:space="preserve">003</w:t>
            </w:r>
          </w:ins>
        </w:sdtContent>
      </w:sdt>
      <w:sdt>
        <w:sdtPr>
          <w:tag w:val="goog_rdk_20"/>
        </w:sdtPr>
        <w:sdtContent>
          <w:del w:author="Bart Lorang" w:id="7" w:date="2022-09-12T23:52:39Z">
            <w:r w:rsidDel="00000000" w:rsidR="00000000" w:rsidRPr="00000000">
              <w:rPr>
                <w:rtl w:val="0"/>
              </w:rPr>
              <w:delText xml:space="preserve">3</w:delText>
            </w:r>
          </w:del>
        </w:sdtContent>
      </w:sdt>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DRMS Reclamation Plan is </w:t>
      </w:r>
      <w:r w:rsidDel="00000000" w:rsidR="00000000" w:rsidRPr="00000000">
        <w:rPr>
          <w:i w:val="1"/>
          <w:rtl w:val="0"/>
        </w:rPr>
        <w:t xml:space="preserve">not</w:t>
      </w:r>
      <w:r w:rsidDel="00000000" w:rsidR="00000000" w:rsidRPr="00000000">
        <w:rPr>
          <w:rtl w:val="0"/>
        </w:rPr>
        <w:t xml:space="preserve"> a Remediation Plan. It does not address how remediating – or not – would affect our Primary Planning Area and any renewable energy or low impact development that will eventually take place there. For example, according to the DRMS Permit M1977208 Reclamation Plan, TR-2, CEMEX plans to bury the plant’s concrete rubble onsite. The burial of about 80,000 cubic yards of concrete rubble will be 10 acres in area. This 6-block, 4-story-deep concrete rubble will be buried </w:t>
      </w:r>
      <w:sdt>
        <w:sdtPr>
          <w:tag w:val="goog_rdk_21"/>
        </w:sdtPr>
        <w:sdtContent>
          <w:ins w:author="Bart Lorang" w:id="8" w:date="2022-09-12T23:55:55Z">
            <w:r w:rsidDel="00000000" w:rsidR="00000000" w:rsidRPr="00000000">
              <w:rPr>
                <w:rtl w:val="0"/>
              </w:rPr>
              <w:t xml:space="preserve">on a parcel</w:t>
            </w:r>
          </w:ins>
        </w:sdtContent>
      </w:sdt>
      <w:sdt>
        <w:sdtPr>
          <w:tag w:val="goog_rdk_22"/>
        </w:sdtPr>
        <w:sdtContent>
          <w:del w:author="Bart Lorang" w:id="8" w:date="2022-09-12T23:55:55Z">
            <w:r w:rsidDel="00000000" w:rsidR="00000000" w:rsidRPr="00000000">
              <w:rPr>
                <w:rtl w:val="0"/>
              </w:rPr>
              <w:delText xml:space="preserve">in an</w:delText>
            </w:r>
          </w:del>
        </w:sdtContent>
      </w:sdt>
      <w:r w:rsidDel="00000000" w:rsidR="00000000" w:rsidRPr="00000000">
        <w:rPr>
          <w:rtl w:val="0"/>
        </w:rPr>
        <w:t xml:space="preserve"> where the water table is extremely shallow. And the post-flood impacts on our PPA have yet to be </w:t>
      </w:r>
      <w:sdt>
        <w:sdtPr>
          <w:tag w:val="goog_rdk_23"/>
        </w:sdtPr>
        <w:sdtContent>
          <w:ins w:author="Bart Lorang" w:id="9" w:date="2022-09-12T23:56:08Z">
            <w:r w:rsidDel="00000000" w:rsidR="00000000" w:rsidRPr="00000000">
              <w:rPr>
                <w:rtl w:val="0"/>
              </w:rPr>
              <w:t xml:space="preserve">fully </w:t>
            </w:r>
          </w:ins>
        </w:sdtContent>
      </w:sdt>
      <w:r w:rsidDel="00000000" w:rsidR="00000000" w:rsidRPr="00000000">
        <w:rPr>
          <w:rtl w:val="0"/>
        </w:rPr>
        <w:t xml:space="preserve">analyzed.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Planning Staff’s </w:t>
      </w:r>
      <w:sdt>
        <w:sdtPr>
          <w:tag w:val="goog_rdk_24"/>
        </w:sdtPr>
        <w:sdtContent>
          <w:ins w:author="Bart Lorang" w:id="10" w:date="2022-09-12T23:56:20Z">
            <w:r w:rsidDel="00000000" w:rsidR="00000000" w:rsidRPr="00000000">
              <w:rPr>
                <w:rtl w:val="0"/>
              </w:rPr>
              <w:t xml:space="preserve">C</w:t>
            </w:r>
          </w:ins>
        </w:sdtContent>
      </w:sdt>
      <w:sdt>
        <w:sdtPr>
          <w:tag w:val="goog_rdk_25"/>
        </w:sdtPr>
        <w:sdtContent>
          <w:del w:author="Bart Lorang" w:id="10" w:date="2022-09-12T23:56:20Z">
            <w:r w:rsidDel="00000000" w:rsidR="00000000" w:rsidRPr="00000000">
              <w:rPr>
                <w:rtl w:val="0"/>
              </w:rPr>
              <w:delText xml:space="preserve">c</w:delText>
            </w:r>
          </w:del>
        </w:sdtContent>
      </w:sdt>
      <w:r w:rsidDel="00000000" w:rsidR="00000000" w:rsidRPr="00000000">
        <w:rPr>
          <w:rtl w:val="0"/>
        </w:rPr>
        <w:t xml:space="preserve">onditions of </w:t>
      </w:r>
      <w:sdt>
        <w:sdtPr>
          <w:tag w:val="goog_rdk_26"/>
        </w:sdtPr>
        <w:sdtContent>
          <w:ins w:author="Bart Lorang" w:id="11" w:date="2022-09-12T23:56:22Z">
            <w:r w:rsidDel="00000000" w:rsidR="00000000" w:rsidRPr="00000000">
              <w:rPr>
                <w:rtl w:val="0"/>
              </w:rPr>
              <w:t xml:space="preserve">A</w:t>
            </w:r>
          </w:ins>
        </w:sdtContent>
      </w:sdt>
      <w:sdt>
        <w:sdtPr>
          <w:tag w:val="goog_rdk_27"/>
        </w:sdtPr>
        <w:sdtContent>
          <w:del w:author="Bart Lorang" w:id="11" w:date="2022-09-12T23:56:22Z">
            <w:r w:rsidDel="00000000" w:rsidR="00000000" w:rsidRPr="00000000">
              <w:rPr>
                <w:rtl w:val="0"/>
              </w:rPr>
              <w:delText xml:space="preserve">a</w:delText>
            </w:r>
          </w:del>
        </w:sdtContent>
      </w:sdt>
      <w:r w:rsidDel="00000000" w:rsidR="00000000" w:rsidRPr="00000000">
        <w:rPr>
          <w:rtl w:val="0"/>
        </w:rPr>
        <w:t xml:space="preserve">pproval do not include the consent of the Town of Lyons, </w:t>
      </w:r>
      <w:sdt>
        <w:sdtPr>
          <w:tag w:val="goog_rdk_28"/>
        </w:sdtPr>
        <w:sdtContent>
          <w:ins w:author="Bart Lorang" w:id="12" w:date="2022-09-12T23:56:31Z">
            <w:r w:rsidDel="00000000" w:rsidR="00000000" w:rsidRPr="00000000">
              <w:rPr>
                <w:rtl w:val="0"/>
              </w:rPr>
              <w:t xml:space="preserve">but</w:t>
            </w:r>
          </w:ins>
        </w:sdtContent>
      </w:sdt>
      <w:sdt>
        <w:sdtPr>
          <w:tag w:val="goog_rdk_29"/>
        </w:sdtPr>
        <w:sdtContent>
          <w:del w:author="Bart Lorang" w:id="12" w:date="2022-09-12T23:56:31Z">
            <w:r w:rsidDel="00000000" w:rsidR="00000000" w:rsidRPr="00000000">
              <w:rPr>
                <w:rtl w:val="0"/>
              </w:rPr>
              <w:delText xml:space="preserve">and</w:delText>
            </w:r>
          </w:del>
        </w:sdtContent>
      </w:sdt>
      <w:r w:rsidDel="00000000" w:rsidR="00000000" w:rsidRPr="00000000">
        <w:rPr>
          <w:rtl w:val="0"/>
        </w:rPr>
        <w:t xml:space="preserve"> they should. The spirit of cooperation regarding the 2012 IGA between Boulder County and the Town of Lyons are not being met.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sdt>
        <w:sdtPr>
          <w:tag w:val="goog_rdk_31"/>
        </w:sdtPr>
        <w:sdtContent>
          <w:ins w:author="Bart Lorang" w:id="13" w:date="2022-09-13T00:09:27Z">
            <w:r w:rsidDel="00000000" w:rsidR="00000000" w:rsidRPr="00000000">
              <w:rPr>
                <w:rtl w:val="0"/>
              </w:rPr>
              <w:t xml:space="preserve">In order to protect its own interests and the health and safety of its residents, the</w:t>
            </w:r>
          </w:ins>
        </w:sdtContent>
      </w:sdt>
      <w:sdt>
        <w:sdtPr>
          <w:tag w:val="goog_rdk_32"/>
        </w:sdtPr>
        <w:sdtContent>
          <w:del w:author="Bart Lorang" w:id="13" w:date="2022-09-13T00:09:27Z">
            <w:r w:rsidDel="00000000" w:rsidR="00000000" w:rsidRPr="00000000">
              <w:rPr>
                <w:rtl w:val="0"/>
              </w:rPr>
              <w:delText xml:space="preserve">T</w:delText>
            </w:r>
          </w:del>
        </w:sdtContent>
      </w:sdt>
      <w:sdt>
        <w:sdtPr>
          <w:tag w:val="goog_rdk_33"/>
        </w:sdtPr>
        <w:sdtContent>
          <w:ins w:author="Bart Lorang" w:id="13" w:date="2022-09-13T00:09:27Z">
            <w:sdt>
              <w:sdtPr>
                <w:tag w:val="goog_rdk_34"/>
              </w:sdtPr>
              <w:sdtContent>
                <w:del w:author="Bart Lorang" w:id="13" w:date="2022-09-13T00:09:27Z">
                  <w:r w:rsidDel="00000000" w:rsidR="00000000" w:rsidRPr="00000000">
                    <w:rPr>
                      <w:rtl w:val="0"/>
                    </w:rPr>
                    <w:delText xml:space="preserve">T</w:delText>
                  </w:r>
                </w:del>
              </w:sdtContent>
            </w:sdt>
          </w:ins>
        </w:sdtContent>
      </w:sdt>
      <w:sdt>
        <w:sdtPr>
          <w:tag w:val="goog_rdk_35"/>
        </w:sdtPr>
        <w:sdtContent>
          <w:del w:author="Bart Lorang" w:id="13" w:date="2022-09-13T00:09:27Z">
            <w:r w:rsidDel="00000000" w:rsidR="00000000" w:rsidRPr="00000000">
              <w:rPr>
                <w:rtl w:val="0"/>
              </w:rPr>
              <w:delText xml:space="preserve">h</w:delText>
            </w:r>
          </w:del>
        </w:sdtContent>
      </w:sdt>
      <w:sdt>
        <w:sdtPr>
          <w:tag w:val="goog_rdk_36"/>
        </w:sdtPr>
        <w:sdtContent>
          <w:ins w:author="Bart Lorang" w:id="14" w:date="2022-09-13T00:10:23Z">
            <w:sdt>
              <w:sdtPr>
                <w:tag w:val="goog_rdk_37"/>
              </w:sdtPr>
              <w:sdtContent>
                <w:del w:author="Bart Lorang" w:id="13" w:date="2022-09-13T00:09:27Z">
                  <w:r w:rsidDel="00000000" w:rsidR="00000000" w:rsidRPr="00000000">
                    <w:rPr>
                      <w:rtl w:val="0"/>
                    </w:rPr>
                    <w:delText xml:space="preserve">th</w:delText>
                  </w:r>
                </w:del>
              </w:sdtContent>
            </w:sdt>
          </w:ins>
        </w:sdtContent>
      </w:sdt>
      <w:sdt>
        <w:sdtPr>
          <w:tag w:val="goog_rdk_38"/>
        </w:sdtPr>
        <w:sdtContent>
          <w:del w:author="Bart Lorang" w:id="13" w:date="2022-09-13T00:09:27Z">
            <w:r w:rsidDel="00000000" w:rsidR="00000000" w:rsidRPr="00000000">
              <w:rPr>
                <w:rtl w:val="0"/>
              </w:rPr>
              <w:delText xml:space="preserve">e </w:delText>
            </w:r>
          </w:del>
        </w:sdtContent>
      </w:sdt>
      <w:r w:rsidDel="00000000" w:rsidR="00000000" w:rsidRPr="00000000">
        <w:rPr>
          <w:rtl w:val="0"/>
        </w:rPr>
        <w:t xml:space="preserve">Town of Lyons</w:t>
      </w:r>
      <w:sdt>
        <w:sdtPr>
          <w:tag w:val="goog_rdk_39"/>
        </w:sdtPr>
        <w:sdtContent>
          <w:ins w:author="Bart Lorang" w:id="15" w:date="2022-09-13T00:10:04Z">
            <w:r w:rsidDel="00000000" w:rsidR="00000000" w:rsidRPr="00000000">
              <w:rPr>
                <w:rtl w:val="0"/>
              </w:rPr>
              <w:t xml:space="preserve">, </w:t>
            </w:r>
            <w:sdt>
              <w:sdtPr>
                <w:tag w:val="goog_rdk_40"/>
              </w:sdtPr>
              <w:sdtContent>
                <w:del w:author="Bart Lorang" w:id="15" w:date="2022-09-13T00:10:04Z">
                  <w:r w:rsidDel="00000000" w:rsidR="00000000" w:rsidRPr="00000000">
                    <w:rPr>
                      <w:rtl w:val="0"/>
                    </w:rPr>
                    <w:delText xml:space="preserve">i</w:delText>
                  </w:r>
                </w:del>
              </w:sdtContent>
            </w:sdt>
          </w:ins>
        </w:sdtContent>
      </w:sdt>
      <w:sdt>
        <w:sdtPr>
          <w:tag w:val="goog_rdk_41"/>
        </w:sdtPr>
        <w:sdtContent>
          <w:del w:author="Bart Lorang" w:id="15" w:date="2022-09-13T00:10:04Z">
            <w:r w:rsidDel="00000000" w:rsidR="00000000" w:rsidRPr="00000000">
              <w:rPr>
                <w:rtl w:val="0"/>
              </w:rPr>
              <w:delText xml:space="preserve"> </w:delText>
            </w:r>
          </w:del>
        </w:sdtContent>
      </w:sdt>
      <w:sdt>
        <w:sdtPr>
          <w:tag w:val="goog_rdk_42"/>
        </w:sdtPr>
        <w:sdtContent>
          <w:ins w:author="Bart Lorang" w:id="16" w:date="2022-09-13T00:02:18Z">
            <w:r w:rsidDel="00000000" w:rsidR="00000000" w:rsidRPr="00000000">
              <w:rPr>
                <w:rtl w:val="0"/>
              </w:rPr>
              <w:t xml:space="preserve">considers it necessary </w:t>
            </w:r>
          </w:ins>
        </w:sdtContent>
      </w:sdt>
      <w:sdt>
        <w:sdtPr>
          <w:tag w:val="goog_rdk_43"/>
        </w:sdtPr>
        <w:sdtContent>
          <w:del w:author="Bart Lorang" w:id="16" w:date="2022-09-13T00:02:18Z">
            <w:r w:rsidDel="00000000" w:rsidR="00000000" w:rsidRPr="00000000">
              <w:rPr>
                <w:rtl w:val="0"/>
              </w:rPr>
              <w:delText xml:space="preserve">desires</w:delText>
            </w:r>
          </w:del>
        </w:sdtContent>
      </w:sdt>
      <w:r w:rsidDel="00000000" w:rsidR="00000000" w:rsidRPr="00000000">
        <w:rPr>
          <w:rtl w:val="0"/>
        </w:rPr>
        <w:t xml:space="preserve"> to propose amendments to the 2012 IGA with Boulder County. Proposed amendments could include</w:t>
      </w:r>
      <w:sdt>
        <w:sdtPr>
          <w:tag w:val="goog_rdk_44"/>
        </w:sdtPr>
        <w:sdtContent>
          <w:ins w:author="Bart Lorang" w:id="17" w:date="2022-09-13T00:11:37Z">
            <w:r w:rsidDel="00000000" w:rsidR="00000000" w:rsidRPr="00000000">
              <w:rPr>
                <w:rtl w:val="0"/>
              </w:rPr>
              <w:t xml:space="preserve">, but not be limited to,</w:t>
            </w:r>
          </w:ins>
        </w:sdtContent>
      </w:sdt>
      <w:r w:rsidDel="00000000" w:rsidR="00000000" w:rsidRPr="00000000">
        <w:rPr>
          <w:rtl w:val="0"/>
        </w:rPr>
        <w:t xml:space="preserve"> redrawing</w:t>
      </w:r>
      <w:sdt>
        <w:sdtPr>
          <w:tag w:val="goog_rdk_45"/>
        </w:sdtPr>
        <w:sdtContent>
          <w:ins w:author="Bart Lorang" w:id="18" w:date="2022-09-13T00:00:44Z">
            <w:r w:rsidDel="00000000" w:rsidR="00000000" w:rsidRPr="00000000">
              <w:rPr>
                <w:rtl w:val="0"/>
              </w:rPr>
              <w:t xml:space="preserve"> of</w:t>
            </w:r>
          </w:ins>
        </w:sdtContent>
      </w:sdt>
      <w:r w:rsidDel="00000000" w:rsidR="00000000" w:rsidRPr="00000000">
        <w:rPr>
          <w:rtl w:val="0"/>
        </w:rPr>
        <w:t xml:space="preserve"> the </w:t>
      </w:r>
      <w:sdt>
        <w:sdtPr>
          <w:tag w:val="goog_rdk_46"/>
        </w:sdtPr>
        <w:sdtContent>
          <w:ins w:author="Bart Lorang" w:id="19" w:date="2022-09-13T00:01:20Z">
            <w:r w:rsidDel="00000000" w:rsidR="00000000" w:rsidRPr="00000000">
              <w:rPr>
                <w:rtl w:val="0"/>
              </w:rPr>
              <w:t xml:space="preserve">overall CEMEX Area, the </w:t>
            </w:r>
          </w:ins>
        </w:sdtContent>
      </w:sdt>
      <w:r w:rsidDel="00000000" w:rsidR="00000000" w:rsidRPr="00000000">
        <w:rPr>
          <w:rtl w:val="0"/>
        </w:rPr>
        <w:t xml:space="preserve">Lyons Planning Area, </w:t>
      </w:r>
      <w:sdt>
        <w:sdtPr>
          <w:tag w:val="goog_rdk_47"/>
        </w:sdtPr>
        <w:sdtContent>
          <w:ins w:author="Bart Lorang" w:id="20" w:date="2022-09-13T00:05:44Z">
            <w:r w:rsidDel="00000000" w:rsidR="00000000" w:rsidRPr="00000000">
              <w:rPr>
                <w:rtl w:val="0"/>
              </w:rPr>
              <w:t xml:space="preserve">incorporating</w:t>
            </w:r>
          </w:ins>
        </w:sdtContent>
      </w:sdt>
      <w:sdt>
        <w:sdtPr>
          <w:tag w:val="goog_rdk_48"/>
        </w:sdtPr>
        <w:sdtContent>
          <w:del w:author="Bart Lorang" w:id="20" w:date="2022-09-13T00:05:44Z">
            <w:r w:rsidDel="00000000" w:rsidR="00000000" w:rsidRPr="00000000">
              <w:rPr>
                <w:rtl w:val="0"/>
              </w:rPr>
              <w:delText xml:space="preserve">including</w:delText>
            </w:r>
          </w:del>
        </w:sdtContent>
      </w:sdt>
      <w:r w:rsidDel="00000000" w:rsidR="00000000" w:rsidRPr="00000000">
        <w:rPr>
          <w:rtl w:val="0"/>
        </w:rPr>
        <w:t xml:space="preserve"> Dowe Flats in a holistic view of our 3-mile Planning Area, </w:t>
      </w:r>
      <w:sdt>
        <w:sdtPr>
          <w:tag w:val="goog_rdk_49"/>
        </w:sdtPr>
        <w:sdtContent>
          <w:del w:author="Bart Lorang" w:id="21" w:date="2022-09-13T00:08:19Z">
            <w:r w:rsidDel="00000000" w:rsidR="00000000" w:rsidRPr="00000000">
              <w:rPr>
                <w:rtl w:val="0"/>
              </w:rPr>
              <w:delText xml:space="preserve">and</w:delText>
            </w:r>
          </w:del>
        </w:sdtContent>
      </w:sdt>
      <w:r w:rsidDel="00000000" w:rsidR="00000000" w:rsidRPr="00000000">
        <w:rPr>
          <w:rtl w:val="0"/>
        </w:rPr>
        <w:t xml:space="preserve"> </w:t>
      </w:r>
      <w:sdt>
        <w:sdtPr>
          <w:tag w:val="goog_rdk_50"/>
        </w:sdtPr>
        <w:sdtContent>
          <w:ins w:author="Bart Lorang" w:id="22" w:date="2022-09-13T00:00:56Z">
            <w:r w:rsidDel="00000000" w:rsidR="00000000" w:rsidRPr="00000000">
              <w:rPr>
                <w:rtl w:val="0"/>
              </w:rPr>
              <w:t xml:space="preserve">adding measures to ensure </w:t>
            </w:r>
          </w:ins>
        </w:sdtContent>
      </w:sdt>
      <w:r w:rsidDel="00000000" w:rsidR="00000000" w:rsidRPr="00000000">
        <w:rPr>
          <w:rtl w:val="0"/>
        </w:rPr>
        <w:t xml:space="preserve">public health</w:t>
      </w:r>
      <w:sdt>
        <w:sdtPr>
          <w:tag w:val="goog_rdk_51"/>
        </w:sdtPr>
        <w:sdtContent>
          <w:ins w:author="Bart Lorang" w:id="23" w:date="2022-09-13T00:01:47Z">
            <w:r w:rsidDel="00000000" w:rsidR="00000000" w:rsidRPr="00000000">
              <w:rPr>
                <w:rtl w:val="0"/>
              </w:rPr>
              <w:t xml:space="preserve"> and </w:t>
            </w:r>
          </w:ins>
        </w:sdtContent>
      </w:sdt>
      <w:sdt>
        <w:sdtPr>
          <w:tag w:val="goog_rdk_52"/>
        </w:sdtPr>
        <w:sdtContent>
          <w:del w:author="Bart Lorang" w:id="23" w:date="2022-09-13T00:01:47Z">
            <w:r w:rsidDel="00000000" w:rsidR="00000000" w:rsidRPr="00000000">
              <w:rPr>
                <w:rtl w:val="0"/>
              </w:rPr>
              <w:delText xml:space="preserve">, </w:delText>
            </w:r>
          </w:del>
        </w:sdtContent>
      </w:sdt>
      <w:r w:rsidDel="00000000" w:rsidR="00000000" w:rsidRPr="00000000">
        <w:rPr>
          <w:rtl w:val="0"/>
        </w:rPr>
        <w:t xml:space="preserve">safety</w:t>
      </w:r>
      <w:sdt>
        <w:sdtPr>
          <w:tag w:val="goog_rdk_53"/>
        </w:sdtPr>
        <w:sdtContent>
          <w:ins w:author="Bart Lorang" w:id="24" w:date="2022-09-13T00:01:51Z">
            <w:r w:rsidDel="00000000" w:rsidR="00000000" w:rsidRPr="00000000">
              <w:rPr>
                <w:rtl w:val="0"/>
              </w:rPr>
              <w:t xml:space="preserve">, incorporation of revised floodplain maps, and addressing water rights. </w:t>
            </w:r>
            <w:sdt>
              <w:sdtPr>
                <w:tag w:val="goog_rdk_54"/>
              </w:sdtPr>
              <w:sdtContent>
                <w:del w:author="Bart Lorang" w:id="24" w:date="2022-09-13T00:01:51Z">
                  <w:r w:rsidDel="00000000" w:rsidR="00000000" w:rsidRPr="00000000">
                    <w:rPr>
                      <w:rtl w:val="0"/>
                    </w:rPr>
                    <w:delText xml:space="preserve">We </w:delText>
                  </w:r>
                </w:del>
              </w:sdtContent>
            </w:sdt>
          </w:ins>
        </w:sdtContent>
      </w:sdt>
      <w:sdt>
        <w:sdtPr>
          <w:tag w:val="goog_rdk_55"/>
        </w:sdtPr>
        <w:sdtContent>
          <w:del w:author="Bart Lorang" w:id="24" w:date="2022-09-13T00:01:51Z">
            <w:r w:rsidDel="00000000" w:rsidR="00000000" w:rsidRPr="00000000">
              <w:rPr>
                <w:rtl w:val="0"/>
              </w:rPr>
              <w:delText xml:space="preserve">, and water rights. </w:delText>
            </w:r>
          </w:del>
        </w:sdtContent>
      </w:sdt>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believe that </w:t>
      </w:r>
      <w:sdt>
        <w:sdtPr>
          <w:tag w:val="goog_rdk_56"/>
        </w:sdtPr>
        <w:sdtContent>
          <w:ins w:author="Bart Lorang" w:id="25" w:date="2022-09-13T00:08:49Z">
            <w:r w:rsidDel="00000000" w:rsidR="00000000" w:rsidRPr="00000000">
              <w:rPr>
                <w:rtl w:val="0"/>
              </w:rPr>
              <w:t xml:space="preserve">prior to moving forward with any decision about SU-22-0003, the County and the Town should negotiate and finalize such amendments.  This would help all parties avoid needless ambiguity, protect the health and welfare of our residents, and restore the spirit of collaboration the Town and County have long enjoyed.  </w:t>
            </w:r>
          </w:ins>
        </w:sdtContent>
      </w:sdt>
      <w:sdt>
        <w:sdtPr>
          <w:tag w:val="goog_rdk_57"/>
        </w:sdtPr>
        <w:sdtContent>
          <w:ins w:author="Bart Lorang" w:id="26" w:date="2022-09-12T23:57:20Z">
            <w:r w:rsidDel="00000000" w:rsidR="00000000" w:rsidRPr="00000000">
              <w:rPr>
                <w:rtl w:val="0"/>
              </w:rPr>
              <w:t xml:space="preserve">As Amendments to the </w:t>
            </w:r>
          </w:ins>
        </w:sdtContent>
      </w:sdt>
      <w:sdt>
        <w:sdtPr>
          <w:tag w:val="goog_rdk_58"/>
        </w:sdtPr>
        <w:sdtContent>
          <w:del w:author="Bart Lorang" w:id="26" w:date="2022-09-12T23:57:20Z">
            <w:r w:rsidDel="00000000" w:rsidR="00000000" w:rsidRPr="00000000">
              <w:rPr>
                <w:rtl w:val="0"/>
              </w:rPr>
              <w:delText xml:space="preserve">In that amendments to the </w:delText>
            </w:r>
          </w:del>
        </w:sdtContent>
      </w:sdt>
      <w:r w:rsidDel="00000000" w:rsidR="00000000" w:rsidRPr="00000000">
        <w:rPr>
          <w:rtl w:val="0"/>
        </w:rPr>
        <w:t xml:space="preserve">IGA must be handled expediently,</w:t>
      </w:r>
      <w:sdt>
        <w:sdtPr>
          <w:tag w:val="goog_rdk_59"/>
        </w:sdtPr>
        <w:sdtContent>
          <w:ins w:author="Bart Lorang" w:id="27" w:date="2022-09-13T00:12:19Z">
            <w:r w:rsidDel="00000000" w:rsidR="00000000" w:rsidRPr="00000000">
              <w:rPr>
                <w:rtl w:val="0"/>
              </w:rPr>
              <w:t xml:space="preserve"> we believe this can </w:t>
            </w:r>
          </w:ins>
        </w:sdtContent>
      </w:sdt>
      <w:sdt>
        <w:sdtPr>
          <w:tag w:val="goog_rdk_60"/>
        </w:sdtPr>
        <w:sdtContent>
          <w:ins w:author="Bart Lorang" w:id="28" w:date="2022-09-13T00:04:30Z">
            <w:r w:rsidDel="00000000" w:rsidR="00000000" w:rsidRPr="00000000">
              <w:rPr>
                <w:rtl w:val="0"/>
              </w:rPr>
              <w:t xml:space="preserve">done in </w:t>
            </w:r>
            <w:r w:rsidDel="00000000" w:rsidR="00000000" w:rsidRPr="00000000">
              <w:rPr>
                <w:rtl w:val="0"/>
              </w:rPr>
              <w:t xml:space="preserve">a timely manner without substantially impacting the </w:t>
            </w:r>
            <w:r w:rsidDel="00000000" w:rsidR="00000000" w:rsidRPr="00000000">
              <w:rPr>
                <w:rtl w:val="0"/>
              </w:rPr>
              <w:t xml:space="preserve">SU-22-0003 process. </w:t>
            </w:r>
          </w:ins>
        </w:sdtContent>
      </w:sdt>
      <w:sdt>
        <w:sdtPr>
          <w:tag w:val="goog_rdk_61"/>
        </w:sdtPr>
        <w:sdtContent>
          <w:ins w:author="Bart Lorang" w:id="27" w:date="2022-09-13T00:12:19Z">
            <w:sdt>
              <w:sdtPr>
                <w:tag w:val="goog_rdk_62"/>
              </w:sdtPr>
              <w:sdtContent>
                <w:del w:author="Bart Lorang" w:id="28" w:date="2022-09-13T00:04:30Z">
                  <w:r w:rsidDel="00000000" w:rsidR="00000000" w:rsidRPr="00000000">
                    <w:rPr>
                      <w:rtl w:val="0"/>
                    </w:rPr>
                    <w:delText xml:space="preserve">b</w:delText>
                  </w:r>
                </w:del>
              </w:sdtContent>
            </w:sdt>
          </w:ins>
        </w:sdtContent>
      </w:sdt>
      <w:sdt>
        <w:sdtPr>
          <w:tag w:val="goog_rdk_63"/>
        </w:sdtPr>
        <w:sdtContent>
          <w:del w:author="Bart Lorang" w:id="28" w:date="2022-09-13T00:04:30Z">
            <w:r w:rsidDel="00000000" w:rsidR="00000000" w:rsidRPr="00000000">
              <w:rPr>
                <w:rtl w:val="0"/>
              </w:rPr>
              <w:delText xml:space="preserve"> we believe that prior to moving forward with any decision about SU-22-00</w:delText>
            </w:r>
          </w:del>
        </w:sdtContent>
      </w:sdt>
      <w:sdt>
        <w:sdtPr>
          <w:tag w:val="goog_rdk_64"/>
        </w:sdtPr>
        <w:sdtContent>
          <w:ins w:author="Bart Lorang" w:id="29" w:date="2022-09-13T00:04:26Z">
            <w:sdt>
              <w:sdtPr>
                <w:tag w:val="goog_rdk_65"/>
              </w:sdtPr>
              <w:sdtContent>
                <w:del w:author="Bart Lorang" w:id="28" w:date="2022-09-13T00:04:30Z">
                  <w:r w:rsidDel="00000000" w:rsidR="00000000" w:rsidRPr="00000000">
                    <w:rPr>
                      <w:rtl w:val="0"/>
                    </w:rPr>
                    <w:delText xml:space="preserve">0</w:delText>
                  </w:r>
                </w:del>
              </w:sdtContent>
            </w:sdt>
          </w:ins>
        </w:sdtContent>
      </w:sdt>
      <w:sdt>
        <w:sdtPr>
          <w:tag w:val="goog_rdk_66"/>
        </w:sdtPr>
        <w:sdtContent>
          <w:del w:author="Bart Lorang" w:id="28" w:date="2022-09-13T00:04:30Z">
            <w:r w:rsidDel="00000000" w:rsidR="00000000" w:rsidRPr="00000000">
              <w:rPr>
                <w:rtl w:val="0"/>
              </w:rPr>
              <w:delText xml:space="preserve">3, the County and the Town should finalize such amendments. </w:delText>
            </w:r>
          </w:del>
        </w:sdtContent>
      </w:sdt>
      <w:r w:rsidDel="00000000" w:rsidR="00000000" w:rsidRPr="00000000">
        <w:rPr>
          <w:rtl w:val="0"/>
        </w:rPr>
        <w:t xml:space="preserve">We </w:t>
      </w:r>
      <w:sdt>
        <w:sdtPr>
          <w:tag w:val="goog_rdk_67"/>
        </w:sdtPr>
        <w:sdtContent>
          <w:ins w:author="Bart Lorang" w:id="30" w:date="2022-09-13T00:13:47Z">
            <w:r w:rsidDel="00000000" w:rsidR="00000000" w:rsidRPr="00000000">
              <w:rPr>
                <w:rtl w:val="0"/>
              </w:rPr>
              <w:t xml:space="preserve">do </w:t>
            </w:r>
          </w:ins>
        </w:sdtContent>
      </w:sdt>
      <w:r w:rsidDel="00000000" w:rsidR="00000000" w:rsidRPr="00000000">
        <w:rPr>
          <w:rtl w:val="0"/>
        </w:rPr>
        <w:t xml:space="preserve">appreciate the collaborative nature of our relationshi</w:t>
      </w:r>
      <w:sdt>
        <w:sdtPr>
          <w:tag w:val="goog_rdk_68"/>
        </w:sdtPr>
        <w:sdtContent>
          <w:ins w:author="Bart Lorang" w:id="31" w:date="2022-09-12T23:59:57Z">
            <w:r w:rsidDel="00000000" w:rsidR="00000000" w:rsidRPr="00000000">
              <w:rPr>
                <w:rtl w:val="0"/>
              </w:rPr>
              <w:t xml:space="preserve">p</w:t>
            </w:r>
          </w:ins>
        </w:sdtContent>
      </w:sdt>
      <w:sdt>
        <w:sdtPr>
          <w:tag w:val="goog_rdk_69"/>
        </w:sdtPr>
        <w:sdtContent>
          <w:del w:author="Bart Lorang" w:id="31" w:date="2022-09-12T23:59:57Z">
            <w:r w:rsidDel="00000000" w:rsidR="00000000" w:rsidRPr="00000000">
              <w:rPr>
                <w:rtl w:val="0"/>
              </w:rPr>
              <w:delText xml:space="preserve">p</w:delText>
            </w:r>
          </w:del>
        </w:sdtContent>
      </w:sdt>
      <w:sdt>
        <w:sdtPr>
          <w:tag w:val="goog_rdk_70"/>
        </w:sdtPr>
        <w:sdtContent>
          <w:ins w:author="Bart Lorang" w:id="31" w:date="2022-09-12T23:59:57Z">
            <w:sdt>
              <w:sdtPr>
                <w:tag w:val="goog_rdk_71"/>
              </w:sdtPr>
              <w:sdtContent>
                <w:del w:author="Bart Lorang" w:id="31" w:date="2022-09-12T23:59:57Z">
                  <w:r w:rsidDel="00000000" w:rsidR="00000000" w:rsidRPr="00000000">
                    <w:rPr>
                      <w:rtl w:val="0"/>
                    </w:rPr>
                    <w:delText xml:space="preserve">,</w:delText>
                  </w:r>
                </w:del>
              </w:sdtContent>
            </w:sdt>
          </w:ins>
        </w:sdtContent>
      </w:sdt>
      <w:sdt>
        <w:sdtPr>
          <w:tag w:val="goog_rdk_72"/>
        </w:sdtPr>
        <w:sdtContent>
          <w:del w:author="Bart Lorang" w:id="31" w:date="2022-09-12T23:59:57Z">
            <w:r w:rsidDel="00000000" w:rsidR="00000000" w:rsidRPr="00000000">
              <w:rPr>
                <w:rtl w:val="0"/>
              </w:rPr>
              <w:delText xml:space="preserve">,</w:delText>
            </w:r>
          </w:del>
        </w:sdtContent>
      </w:sdt>
      <w:r w:rsidDel="00000000" w:rsidR="00000000" w:rsidRPr="00000000">
        <w:rPr>
          <w:rtl w:val="0"/>
        </w:rPr>
        <w:t xml:space="preserve"> </w:t>
      </w:r>
      <w:sdt>
        <w:sdtPr>
          <w:tag w:val="goog_rdk_73"/>
        </w:sdtPr>
        <w:sdtContent>
          <w:ins w:author="Bart Lorang" w:id="32" w:date="2022-09-12T23:59:46Z">
            <w:r w:rsidDel="00000000" w:rsidR="00000000" w:rsidRPr="00000000">
              <w:rPr>
                <w:rtl w:val="0"/>
              </w:rPr>
              <w:t xml:space="preserve">but</w:t>
            </w:r>
          </w:ins>
        </w:sdtContent>
      </w:sdt>
      <w:sdt>
        <w:sdtPr>
          <w:tag w:val="goog_rdk_74"/>
        </w:sdtPr>
        <w:sdtContent>
          <w:del w:author="Bart Lorang" w:id="32" w:date="2022-09-12T23:59:46Z">
            <w:r w:rsidDel="00000000" w:rsidR="00000000" w:rsidRPr="00000000">
              <w:rPr>
                <w:rtl w:val="0"/>
              </w:rPr>
              <w:delText xml:space="preserve">and</w:delText>
            </w:r>
          </w:del>
        </w:sdtContent>
      </w:sdt>
      <w:r w:rsidDel="00000000" w:rsidR="00000000" w:rsidRPr="00000000">
        <w:rPr>
          <w:rtl w:val="0"/>
        </w:rPr>
        <w:t xml:space="preserve"> we are ready to engage a mediator if necessary to enforce our rights as prescribed by the IGA.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Very truly yours,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hIKq2hAnlDc1R1FpAueQ3/bBZQ==">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2022-09-11T23:02:00Z</dcterms:created>
  <dc:creator>Hollie Rogin</dc:creator>
</cp:coreProperties>
</file>